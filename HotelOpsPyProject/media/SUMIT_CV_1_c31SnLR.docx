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6485" w14:textId="21707FFE" w:rsidR="004D2078" w:rsidRPr="00925780" w:rsidRDefault="00277F14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Sumit Seth </w:t>
      </w:r>
    </w:p>
    <w:p w14:paraId="78C6088E" w14:textId="7944449C" w:rsidR="004D2078" w:rsidRPr="004D2078" w:rsidRDefault="00277F14">
      <w:pPr>
        <w:rPr>
          <w:lang w:val="en-IN"/>
        </w:rPr>
      </w:pPr>
      <w:proofErr w:type="spellStart"/>
      <w:r>
        <w:rPr>
          <w:lang w:val="en-IN"/>
        </w:rPr>
        <w:t>Commi</w:t>
      </w:r>
      <w:proofErr w:type="spellEnd"/>
      <w:r>
        <w:rPr>
          <w:lang w:val="en-IN"/>
        </w:rPr>
        <w:t xml:space="preserve"> </w:t>
      </w:r>
      <w:r w:rsidR="004D2078">
        <w:rPr>
          <w:lang w:val="en-IN"/>
        </w:rPr>
        <w:t xml:space="preserve">Chef </w:t>
      </w:r>
    </w:p>
    <w:p w14:paraId="1241A949" w14:textId="4CDDD37A" w:rsidR="004D2078" w:rsidRDefault="00496C69" w:rsidP="007C1D4C">
      <w:r w:rsidRPr="00496C69">
        <w:rPr>
          <w:b/>
          <w:bCs/>
        </w:rPr>
        <w:t>Cell</w:t>
      </w:r>
      <w:r w:rsidR="004D2078">
        <w:t xml:space="preserve">: </w:t>
      </w:r>
      <w:r w:rsidR="00017D7B">
        <w:t>+</w:t>
      </w:r>
      <w:r w:rsidR="00277F14">
        <w:t xml:space="preserve">919928881856 </w:t>
      </w:r>
      <w:r w:rsidR="00AA2E72">
        <w:t>|</w:t>
      </w:r>
      <w:r w:rsidR="004D2078">
        <w:t xml:space="preserve"> </w:t>
      </w:r>
      <w:proofErr w:type="gramStart"/>
      <w:r w:rsidR="004D2078" w:rsidRPr="00496C69">
        <w:rPr>
          <w:b/>
          <w:bCs/>
        </w:rPr>
        <w:t>Email</w:t>
      </w:r>
      <w:r w:rsidR="00277F14">
        <w:t>:sethsumit233@gmail.com</w:t>
      </w:r>
      <w:proofErr w:type="gramEnd"/>
      <w:r w:rsidR="00277F14">
        <w:t xml:space="preserve"> </w:t>
      </w:r>
      <w:r w:rsidR="004D2078">
        <w:t xml:space="preserve">| </w:t>
      </w:r>
      <w:r w:rsidR="004D2078" w:rsidRPr="00496C69">
        <w:rPr>
          <w:b/>
          <w:bCs/>
        </w:rPr>
        <w:t>Nationality</w:t>
      </w:r>
      <w:r w:rsidR="004D2078">
        <w:t xml:space="preserve">: </w:t>
      </w:r>
      <w:r w:rsidR="007C1D4C">
        <w:t>Indian</w:t>
      </w:r>
    </w:p>
    <w:p w14:paraId="6B6B201F" w14:textId="77777777" w:rsidR="004D2078" w:rsidRPr="00FC1482" w:rsidRDefault="004D2078">
      <w:pPr>
        <w:rPr>
          <w:b/>
          <w:bCs/>
        </w:rPr>
      </w:pPr>
      <w:r w:rsidRPr="00FC1482">
        <w:rPr>
          <w:b/>
          <w:bCs/>
        </w:rPr>
        <w:t>Objective</w:t>
      </w:r>
    </w:p>
    <w:p w14:paraId="0B66CA01" w14:textId="64A9B15E" w:rsidR="004D2078" w:rsidRDefault="00FC1482" w:rsidP="00F14993">
      <w:r>
        <w:t>To obtain a position that offer opportunities for a career for a chosen profession and to work hard towards the perfection with total commitment, zeal and confidence. A strong desire to be a part of a reputed company so that I could give my best and have a bright career future.</w:t>
      </w:r>
    </w:p>
    <w:p w14:paraId="742EBB60" w14:textId="77777777" w:rsidR="004170A7" w:rsidRDefault="004170A7">
      <w:pPr>
        <w:rPr>
          <w:b/>
          <w:bCs/>
          <w:u w:val="single"/>
        </w:rPr>
      </w:pPr>
    </w:p>
    <w:p w14:paraId="5451988E" w14:textId="749ADD75" w:rsidR="004D2078" w:rsidRPr="00F14993" w:rsidRDefault="004D2078">
      <w:pPr>
        <w:rPr>
          <w:b/>
          <w:bCs/>
          <w:u w:val="single"/>
        </w:rPr>
      </w:pPr>
      <w:r w:rsidRPr="00F14993">
        <w:rPr>
          <w:b/>
          <w:bCs/>
          <w:u w:val="single"/>
        </w:rPr>
        <w:t>Professional Experience</w:t>
      </w:r>
      <w:r w:rsidR="008612D0">
        <w:rPr>
          <w:b/>
          <w:bCs/>
          <w:u w:val="single"/>
        </w:rPr>
        <w:t xml:space="preserve"> With Duties And Responsibility </w:t>
      </w:r>
    </w:p>
    <w:p w14:paraId="6484E0A4" w14:textId="77777777" w:rsidR="007F10B6" w:rsidRDefault="007F10B6" w:rsidP="000D4EE6">
      <w:pPr>
        <w:rPr>
          <w:b/>
          <w:bCs/>
        </w:rPr>
      </w:pPr>
    </w:p>
    <w:p w14:paraId="606F5F3E" w14:textId="6E5DCAC5" w:rsidR="004D2078" w:rsidRPr="00207A0D" w:rsidRDefault="00207A0D" w:rsidP="000D4EE6">
      <w:pPr>
        <w:rPr>
          <w:b/>
          <w:bCs/>
        </w:rPr>
      </w:pPr>
      <w:r>
        <w:rPr>
          <w:b/>
          <w:bCs/>
        </w:rPr>
        <w:t>T</w:t>
      </w:r>
      <w:r w:rsidR="00277F14">
        <w:rPr>
          <w:b/>
          <w:bCs/>
        </w:rPr>
        <w:t xml:space="preserve">he </w:t>
      </w:r>
      <w:r w:rsidR="00DD2A18">
        <w:rPr>
          <w:b/>
          <w:bCs/>
        </w:rPr>
        <w:t>L</w:t>
      </w:r>
      <w:r w:rsidR="00277F14">
        <w:rPr>
          <w:b/>
          <w:bCs/>
        </w:rPr>
        <w:t xml:space="preserve">eela </w:t>
      </w:r>
      <w:proofErr w:type="gramStart"/>
      <w:r w:rsidR="00DD2A18">
        <w:rPr>
          <w:b/>
          <w:bCs/>
        </w:rPr>
        <w:t>P</w:t>
      </w:r>
      <w:r w:rsidR="00277F14">
        <w:rPr>
          <w:b/>
          <w:bCs/>
        </w:rPr>
        <w:t>alace ,Udaipur</w:t>
      </w:r>
      <w:proofErr w:type="gramEnd"/>
      <w:r w:rsidR="00277F14">
        <w:rPr>
          <w:b/>
          <w:bCs/>
        </w:rPr>
        <w:t xml:space="preserve"> </w:t>
      </w:r>
    </w:p>
    <w:p w14:paraId="0FB5EE12" w14:textId="3677C732" w:rsidR="004D2078" w:rsidRPr="00A502B2" w:rsidRDefault="00C7555D">
      <w:pPr>
        <w:rPr>
          <w:b/>
          <w:bCs/>
        </w:rPr>
      </w:pPr>
      <w:r>
        <w:rPr>
          <w:b/>
          <w:bCs/>
        </w:rPr>
        <w:t xml:space="preserve">Position - </w:t>
      </w:r>
      <w:r w:rsidR="00F7171D" w:rsidRPr="00285972">
        <w:rPr>
          <w:b/>
          <w:bCs/>
        </w:rPr>
        <w:t xml:space="preserve">Commis </w:t>
      </w:r>
      <w:r w:rsidR="001B0FFF" w:rsidRPr="00285972">
        <w:rPr>
          <w:b/>
          <w:bCs/>
        </w:rPr>
        <w:t>C</w:t>
      </w:r>
      <w:r w:rsidR="00F7171D" w:rsidRPr="00285972">
        <w:rPr>
          <w:b/>
          <w:bCs/>
        </w:rPr>
        <w:t xml:space="preserve">hef </w:t>
      </w:r>
      <w:proofErr w:type="gramStart"/>
      <w:r w:rsidR="001B0FFF" w:rsidRPr="00285972">
        <w:rPr>
          <w:b/>
          <w:bCs/>
        </w:rPr>
        <w:t>II</w:t>
      </w:r>
      <w:r w:rsidR="00A502B2">
        <w:rPr>
          <w:b/>
          <w:bCs/>
        </w:rPr>
        <w:t xml:space="preserve">( </w:t>
      </w:r>
      <w:r w:rsidR="00DD2A18">
        <w:rPr>
          <w:b/>
          <w:bCs/>
        </w:rPr>
        <w:t>March</w:t>
      </w:r>
      <w:proofErr w:type="gramEnd"/>
      <w:r w:rsidR="00277F14">
        <w:rPr>
          <w:b/>
          <w:bCs/>
        </w:rPr>
        <w:t xml:space="preserve"> </w:t>
      </w:r>
      <w:r w:rsidR="00A502B2">
        <w:rPr>
          <w:b/>
          <w:bCs/>
        </w:rPr>
        <w:t>202</w:t>
      </w:r>
      <w:r w:rsidR="00DD2A18">
        <w:rPr>
          <w:b/>
          <w:bCs/>
        </w:rPr>
        <w:t>4</w:t>
      </w:r>
      <w:r w:rsidR="00A502B2">
        <w:rPr>
          <w:b/>
          <w:bCs/>
        </w:rPr>
        <w:t xml:space="preserve"> </w:t>
      </w:r>
      <w:r w:rsidR="000E2751">
        <w:rPr>
          <w:b/>
          <w:bCs/>
        </w:rPr>
        <w:t>–</w:t>
      </w:r>
      <w:r w:rsidR="00A502B2">
        <w:rPr>
          <w:b/>
          <w:bCs/>
        </w:rPr>
        <w:t xml:space="preserve"> </w:t>
      </w:r>
      <w:r w:rsidR="00DD2A18">
        <w:rPr>
          <w:b/>
          <w:bCs/>
        </w:rPr>
        <w:t>November</w:t>
      </w:r>
      <w:r w:rsidR="00277F14">
        <w:rPr>
          <w:b/>
          <w:bCs/>
        </w:rPr>
        <w:t xml:space="preserve"> 2024</w:t>
      </w:r>
      <w:r w:rsidR="000E2751">
        <w:rPr>
          <w:b/>
          <w:bCs/>
        </w:rPr>
        <w:t xml:space="preserve"> )</w:t>
      </w:r>
    </w:p>
    <w:p w14:paraId="0F43D932" w14:textId="4D0326FA" w:rsidR="00950122" w:rsidRDefault="004D2078" w:rsidP="00400E5C">
      <w:pPr>
        <w:pStyle w:val="ListParagraph"/>
        <w:numPr>
          <w:ilvl w:val="0"/>
          <w:numId w:val="3"/>
        </w:numPr>
      </w:pPr>
      <w:r>
        <w:t xml:space="preserve">Spearhead food preparation based on guest preferences, maintaining high-quality </w:t>
      </w:r>
      <w:r w:rsidR="004170A7">
        <w:t xml:space="preserve">     </w:t>
      </w:r>
      <w:r>
        <w:t>standards.</w:t>
      </w:r>
    </w:p>
    <w:p w14:paraId="40B59D1E" w14:textId="75E79A62" w:rsidR="004D2078" w:rsidRDefault="004D2078" w:rsidP="00400E5C">
      <w:pPr>
        <w:pStyle w:val="ListParagraph"/>
        <w:numPr>
          <w:ilvl w:val="0"/>
          <w:numId w:val="3"/>
        </w:numPr>
      </w:pPr>
      <w:r>
        <w:t xml:space="preserve">Serve as a certified </w:t>
      </w:r>
      <w:r w:rsidR="00944F6C">
        <w:t xml:space="preserve">section </w:t>
      </w:r>
      <w:r>
        <w:t xml:space="preserve">trainer, coaching </w:t>
      </w:r>
      <w:r w:rsidR="00944F6C">
        <w:t xml:space="preserve">junior chef and </w:t>
      </w:r>
      <w:r w:rsidR="00AF0D51">
        <w:t>on job and industrial tra</w:t>
      </w:r>
      <w:r w:rsidR="001B55B5">
        <w:t>i</w:t>
      </w:r>
      <w:r w:rsidR="00AF0D51">
        <w:t>nees</w:t>
      </w:r>
      <w:r>
        <w:t>.</w:t>
      </w:r>
    </w:p>
    <w:p w14:paraId="081057F8" w14:textId="5D3FF27D" w:rsidR="004D2078" w:rsidRDefault="004D2078" w:rsidP="00400E5C">
      <w:pPr>
        <w:pStyle w:val="ListParagraph"/>
        <w:numPr>
          <w:ilvl w:val="0"/>
          <w:numId w:val="3"/>
        </w:numPr>
      </w:pPr>
      <w:r>
        <w:t>Develop mise</w:t>
      </w:r>
      <w:r w:rsidR="00096A30">
        <w:t>–</w:t>
      </w:r>
      <w:r>
        <w:t>en-place production plans and oversee execution during service.</w:t>
      </w:r>
    </w:p>
    <w:p w14:paraId="2FE3F8CF" w14:textId="77777777" w:rsidR="004D2078" w:rsidRDefault="004D2078" w:rsidP="00400E5C">
      <w:pPr>
        <w:pStyle w:val="ListParagraph"/>
        <w:numPr>
          <w:ilvl w:val="0"/>
          <w:numId w:val="3"/>
        </w:numPr>
      </w:pPr>
      <w:r>
        <w:t>Collaborate on creating new recipes and menu items in line with brand standards.</w:t>
      </w:r>
    </w:p>
    <w:p w14:paraId="6B736038" w14:textId="77777777" w:rsidR="004D2078" w:rsidRDefault="004D2078" w:rsidP="00400E5C">
      <w:pPr>
        <w:pStyle w:val="ListParagraph"/>
        <w:numPr>
          <w:ilvl w:val="0"/>
          <w:numId w:val="3"/>
        </w:numPr>
      </w:pPr>
      <w:r>
        <w:t>Supervise stock rotation and requisitions to minimize waste and optimize inventory.</w:t>
      </w:r>
    </w:p>
    <w:p w14:paraId="47839FA5" w14:textId="77777777" w:rsidR="004D2078" w:rsidRDefault="004D2078" w:rsidP="00400E5C">
      <w:pPr>
        <w:pStyle w:val="ListParagraph"/>
        <w:numPr>
          <w:ilvl w:val="0"/>
          <w:numId w:val="3"/>
        </w:numPr>
      </w:pPr>
      <w:r>
        <w:t>Ensure compliance with fire, hygiene, and safety policies across kitchen operations.</w:t>
      </w:r>
    </w:p>
    <w:p w14:paraId="109200A4" w14:textId="440077A4" w:rsidR="004D2078" w:rsidRPr="00277F14" w:rsidRDefault="008C5FE5" w:rsidP="00277F14">
      <w:pPr>
        <w:pStyle w:val="ListParagraph"/>
        <w:numPr>
          <w:ilvl w:val="0"/>
          <w:numId w:val="3"/>
        </w:numPr>
      </w:pPr>
      <w:r>
        <w:t>Building a healthy relation with all the colleagues</w:t>
      </w:r>
      <w:r w:rsidR="007D3077">
        <w:t xml:space="preserve"> and team member</w:t>
      </w:r>
      <w:r w:rsidR="00ED01CC">
        <w:t>.</w:t>
      </w:r>
    </w:p>
    <w:p w14:paraId="4C2F5870" w14:textId="6091C2DC" w:rsidR="004D2078" w:rsidRDefault="00EB04A3">
      <w:r>
        <w:rPr>
          <w:b/>
          <w:bCs/>
        </w:rPr>
        <w:t>Position</w:t>
      </w:r>
      <w:r>
        <w:t xml:space="preserve"> – </w:t>
      </w:r>
      <w:r>
        <w:rPr>
          <w:b/>
          <w:bCs/>
        </w:rPr>
        <w:t xml:space="preserve">Commi Chef </w:t>
      </w:r>
      <w:r w:rsidR="005737E7">
        <w:rPr>
          <w:b/>
          <w:bCs/>
        </w:rPr>
        <w:t>II</w:t>
      </w:r>
      <w:r w:rsidR="00DD2A18">
        <w:rPr>
          <w:b/>
          <w:bCs/>
        </w:rPr>
        <w:t>I</w:t>
      </w:r>
      <w:r w:rsidR="005737E7">
        <w:rPr>
          <w:b/>
          <w:bCs/>
        </w:rPr>
        <w:t xml:space="preserve"> </w:t>
      </w:r>
      <w:r w:rsidR="00DA025D">
        <w:rPr>
          <w:b/>
          <w:bCs/>
        </w:rPr>
        <w:t>(</w:t>
      </w:r>
      <w:r w:rsidR="00DD2A18">
        <w:rPr>
          <w:b/>
          <w:bCs/>
        </w:rPr>
        <w:t>October</w:t>
      </w:r>
      <w:r w:rsidR="00DA025D">
        <w:rPr>
          <w:b/>
          <w:bCs/>
        </w:rPr>
        <w:t xml:space="preserve"> 202</w:t>
      </w:r>
      <w:r w:rsidR="00DD2A18">
        <w:rPr>
          <w:b/>
          <w:bCs/>
        </w:rPr>
        <w:t>3</w:t>
      </w:r>
      <w:r w:rsidR="00DA025D">
        <w:rPr>
          <w:b/>
          <w:bCs/>
        </w:rPr>
        <w:t xml:space="preserve"> </w:t>
      </w:r>
      <w:r w:rsidR="001C3126">
        <w:rPr>
          <w:b/>
          <w:bCs/>
        </w:rPr>
        <w:t xml:space="preserve">– </w:t>
      </w:r>
      <w:r w:rsidR="00DD2A18">
        <w:rPr>
          <w:b/>
          <w:bCs/>
        </w:rPr>
        <w:t>March</w:t>
      </w:r>
      <w:r w:rsidR="00717DB0">
        <w:rPr>
          <w:b/>
          <w:bCs/>
        </w:rPr>
        <w:t>202</w:t>
      </w:r>
      <w:r w:rsidR="00277F14">
        <w:rPr>
          <w:b/>
          <w:bCs/>
        </w:rPr>
        <w:t>4</w:t>
      </w:r>
      <w:r w:rsidR="004D2078">
        <w:t>)</w:t>
      </w:r>
    </w:p>
    <w:p w14:paraId="47AAA380" w14:textId="52466175" w:rsidR="004D2078" w:rsidRDefault="004D2078" w:rsidP="0037497D">
      <w:pPr>
        <w:pStyle w:val="ListParagraph"/>
        <w:numPr>
          <w:ilvl w:val="0"/>
          <w:numId w:val="4"/>
        </w:numPr>
      </w:pPr>
      <w:r>
        <w:t xml:space="preserve">Developed innovative </w:t>
      </w:r>
      <w:r w:rsidR="007F10B6">
        <w:t>New</w:t>
      </w:r>
      <w:r>
        <w:t xml:space="preserve"> dishes and menus in collaboration with senior chefs.</w:t>
      </w:r>
    </w:p>
    <w:p w14:paraId="130720BD" w14:textId="1E535151" w:rsidR="004D2078" w:rsidRDefault="0058098D" w:rsidP="0037497D">
      <w:pPr>
        <w:pStyle w:val="ListParagraph"/>
        <w:numPr>
          <w:ilvl w:val="0"/>
          <w:numId w:val="4"/>
        </w:numPr>
      </w:pPr>
      <w:r>
        <w:t>E</w:t>
      </w:r>
      <w:r w:rsidR="004D2078">
        <w:t>nhancing productivity and skill levels.</w:t>
      </w:r>
    </w:p>
    <w:p w14:paraId="23435C52" w14:textId="77777777" w:rsidR="004D2078" w:rsidRDefault="004D2078" w:rsidP="0037497D">
      <w:pPr>
        <w:pStyle w:val="ListParagraph"/>
        <w:numPr>
          <w:ilvl w:val="0"/>
          <w:numId w:val="4"/>
        </w:numPr>
      </w:pPr>
      <w:r>
        <w:t>Streamlined kitchen operations to improve efficiency and ensure high food quality.</w:t>
      </w:r>
    </w:p>
    <w:p w14:paraId="3914D587" w14:textId="77777777" w:rsidR="004D2078" w:rsidRDefault="004D2078" w:rsidP="0037497D">
      <w:pPr>
        <w:pStyle w:val="ListParagraph"/>
        <w:numPr>
          <w:ilvl w:val="0"/>
          <w:numId w:val="4"/>
        </w:numPr>
      </w:pPr>
      <w:r>
        <w:t>Managed portion control, waste reduction, and supply adequacy, boosting profitability.</w:t>
      </w:r>
    </w:p>
    <w:p w14:paraId="6F507C2C" w14:textId="77777777" w:rsidR="004D2078" w:rsidRDefault="004D2078"/>
    <w:p w14:paraId="7DB8A5E8" w14:textId="77777777" w:rsidR="004D2078" w:rsidRDefault="004D2078"/>
    <w:p w14:paraId="2FC1B423" w14:textId="474EA8F8" w:rsidR="004D2078" w:rsidRPr="006D57F3" w:rsidRDefault="00365FF6">
      <w:pPr>
        <w:rPr>
          <w:b/>
          <w:bCs/>
        </w:rPr>
      </w:pPr>
      <w:bookmarkStart w:id="0" w:name="_Hlk190720887"/>
      <w:r>
        <w:rPr>
          <w:b/>
          <w:bCs/>
        </w:rPr>
        <w:lastRenderedPageBreak/>
        <w:t>The</w:t>
      </w:r>
      <w:r w:rsidR="00DD2A18">
        <w:rPr>
          <w:b/>
          <w:bCs/>
        </w:rPr>
        <w:t xml:space="preserve"> Leela Palace, Udaipur </w:t>
      </w:r>
    </w:p>
    <w:bookmarkEnd w:id="0"/>
    <w:p w14:paraId="33BAD774" w14:textId="486588E7" w:rsidR="00E96B68" w:rsidRDefault="00174DE9">
      <w:r>
        <w:rPr>
          <w:b/>
          <w:bCs/>
        </w:rPr>
        <w:t xml:space="preserve">Position – </w:t>
      </w:r>
      <w:r w:rsidR="00DD2A18">
        <w:rPr>
          <w:b/>
          <w:bCs/>
        </w:rPr>
        <w:t xml:space="preserve">On Job </w:t>
      </w:r>
      <w:r>
        <w:rPr>
          <w:b/>
          <w:bCs/>
        </w:rPr>
        <w:t xml:space="preserve">Training </w:t>
      </w:r>
      <w:proofErr w:type="gramStart"/>
      <w:r>
        <w:rPr>
          <w:b/>
          <w:bCs/>
        </w:rPr>
        <w:t>(</w:t>
      </w:r>
      <w:r w:rsidR="00587B45">
        <w:t xml:space="preserve"> </w:t>
      </w:r>
      <w:r w:rsidR="00DD2A18">
        <w:rPr>
          <w:b/>
          <w:bCs/>
        </w:rPr>
        <w:t>February</w:t>
      </w:r>
      <w:proofErr w:type="gramEnd"/>
      <w:r w:rsidR="00587B45">
        <w:rPr>
          <w:b/>
          <w:bCs/>
        </w:rPr>
        <w:t xml:space="preserve"> 202</w:t>
      </w:r>
      <w:r w:rsidR="00DD2A18">
        <w:rPr>
          <w:b/>
          <w:bCs/>
        </w:rPr>
        <w:t xml:space="preserve">3 </w:t>
      </w:r>
      <w:r w:rsidR="00FB6A90">
        <w:rPr>
          <w:b/>
          <w:bCs/>
        </w:rPr>
        <w:t>–</w:t>
      </w:r>
      <w:r w:rsidR="00587B45">
        <w:rPr>
          <w:b/>
          <w:bCs/>
        </w:rPr>
        <w:t xml:space="preserve"> </w:t>
      </w:r>
      <w:r w:rsidR="00DD2A18">
        <w:rPr>
          <w:b/>
          <w:bCs/>
        </w:rPr>
        <w:t>august</w:t>
      </w:r>
      <w:r w:rsidR="00FB6A90">
        <w:rPr>
          <w:b/>
          <w:bCs/>
        </w:rPr>
        <w:t xml:space="preserve"> 202</w:t>
      </w:r>
      <w:r w:rsidR="00DD2A18">
        <w:rPr>
          <w:b/>
          <w:bCs/>
        </w:rPr>
        <w:t>3</w:t>
      </w:r>
      <w:r w:rsidR="004D2078">
        <w:t>)</w:t>
      </w:r>
      <w:r w:rsidR="0008451C">
        <w:t xml:space="preserve">                                                                                  </w:t>
      </w:r>
    </w:p>
    <w:p w14:paraId="1AB02BDB" w14:textId="4575A0AF" w:rsidR="004D2078" w:rsidRDefault="004D2078" w:rsidP="00E96B68">
      <w:pPr>
        <w:pStyle w:val="ListParagraph"/>
        <w:numPr>
          <w:ilvl w:val="0"/>
          <w:numId w:val="5"/>
        </w:numPr>
      </w:pPr>
      <w:r>
        <w:t>Maintained strict hygiene standards and food safety protocols.</w:t>
      </w:r>
    </w:p>
    <w:p w14:paraId="59CFEC1D" w14:textId="77777777" w:rsidR="004D2078" w:rsidRDefault="004D2078" w:rsidP="00E96B68">
      <w:pPr>
        <w:pStyle w:val="ListParagraph"/>
        <w:numPr>
          <w:ilvl w:val="0"/>
          <w:numId w:val="5"/>
        </w:numPr>
      </w:pPr>
      <w:r>
        <w:t>Supported senior chefs with menu planning and stock rotation.</w:t>
      </w:r>
    </w:p>
    <w:p w14:paraId="18A20C0C" w14:textId="4818DED2" w:rsidR="004D2078" w:rsidRDefault="00D77D66" w:rsidP="00DD2A18">
      <w:pPr>
        <w:pStyle w:val="ListParagraph"/>
        <w:numPr>
          <w:ilvl w:val="0"/>
          <w:numId w:val="5"/>
        </w:numPr>
      </w:pPr>
      <w:r>
        <w:t>Properly cleaning and sanitizing all food preparation areas according to established St</w:t>
      </w:r>
      <w:r w:rsidR="00A4416C">
        <w:t>a</w:t>
      </w:r>
      <w:r>
        <w:t>ndards of hygiene</w:t>
      </w:r>
      <w:r w:rsidR="00DD2A18">
        <w:t>.</w:t>
      </w:r>
    </w:p>
    <w:p w14:paraId="2A02C1CC" w14:textId="31AE079E" w:rsidR="00DD2A18" w:rsidRPr="00DD2A18" w:rsidRDefault="00DD2A18" w:rsidP="00DD2A18">
      <w:pPr>
        <w:rPr>
          <w:b/>
          <w:bCs/>
        </w:rPr>
      </w:pPr>
      <w:r>
        <w:rPr>
          <w:b/>
          <w:bCs/>
        </w:rPr>
        <w:t xml:space="preserve">The Leela Palace, Udaipur </w:t>
      </w:r>
    </w:p>
    <w:p w14:paraId="66BDF3C5" w14:textId="15D3A057" w:rsidR="004D2078" w:rsidRPr="00570146" w:rsidRDefault="00B10642">
      <w:pPr>
        <w:rPr>
          <w:b/>
          <w:bCs/>
        </w:rPr>
      </w:pPr>
      <w:r>
        <w:rPr>
          <w:b/>
          <w:bCs/>
        </w:rPr>
        <w:t>Position</w:t>
      </w:r>
      <w:r>
        <w:t xml:space="preserve"> </w:t>
      </w:r>
      <w:r w:rsidR="00DD2A18">
        <w:t>–</w:t>
      </w:r>
      <w:r>
        <w:t xml:space="preserve"> </w:t>
      </w:r>
      <w:r w:rsidR="00DD2A18">
        <w:rPr>
          <w:b/>
          <w:bCs/>
        </w:rPr>
        <w:t>Industrial Training</w:t>
      </w:r>
      <w:r w:rsidR="004D2078">
        <w:t xml:space="preserve"> </w:t>
      </w:r>
      <w:proofErr w:type="gramStart"/>
      <w:r w:rsidR="00570146">
        <w:rPr>
          <w:b/>
          <w:bCs/>
        </w:rPr>
        <w:t xml:space="preserve">( </w:t>
      </w:r>
      <w:r w:rsidR="00DD2A18">
        <w:rPr>
          <w:b/>
          <w:bCs/>
        </w:rPr>
        <w:t>June</w:t>
      </w:r>
      <w:proofErr w:type="gramEnd"/>
      <w:r w:rsidR="00DD2A18">
        <w:rPr>
          <w:b/>
          <w:bCs/>
        </w:rPr>
        <w:t xml:space="preserve"> </w:t>
      </w:r>
      <w:r w:rsidR="00E86D54">
        <w:rPr>
          <w:b/>
          <w:bCs/>
        </w:rPr>
        <w:t>202</w:t>
      </w:r>
      <w:r w:rsidR="00DD2A18">
        <w:rPr>
          <w:b/>
          <w:bCs/>
        </w:rPr>
        <w:t>2</w:t>
      </w:r>
      <w:r w:rsidR="00856F08">
        <w:rPr>
          <w:b/>
          <w:bCs/>
        </w:rPr>
        <w:t xml:space="preserve"> </w:t>
      </w:r>
      <w:r w:rsidR="0002340F">
        <w:rPr>
          <w:b/>
          <w:bCs/>
        </w:rPr>
        <w:t>–</w:t>
      </w:r>
      <w:r w:rsidR="00856F08">
        <w:rPr>
          <w:b/>
          <w:bCs/>
        </w:rPr>
        <w:t xml:space="preserve"> </w:t>
      </w:r>
      <w:proofErr w:type="spellStart"/>
      <w:r w:rsidR="00DD2A18">
        <w:rPr>
          <w:b/>
          <w:bCs/>
        </w:rPr>
        <w:t>december</w:t>
      </w:r>
      <w:proofErr w:type="spellEnd"/>
      <w:r w:rsidR="0002340F">
        <w:rPr>
          <w:b/>
          <w:bCs/>
        </w:rPr>
        <w:t xml:space="preserve"> 2022</w:t>
      </w:r>
      <w:r w:rsidR="00B456A4">
        <w:rPr>
          <w:b/>
          <w:bCs/>
        </w:rPr>
        <w:t xml:space="preserve"> </w:t>
      </w:r>
      <w:r w:rsidR="00DD2A18">
        <w:rPr>
          <w:b/>
          <w:bCs/>
        </w:rPr>
        <w:t>)</w:t>
      </w:r>
    </w:p>
    <w:p w14:paraId="79C3A2D4" w14:textId="77777777" w:rsidR="004D2078" w:rsidRDefault="004D2078" w:rsidP="0046421D">
      <w:pPr>
        <w:pStyle w:val="ListParagraph"/>
        <w:numPr>
          <w:ilvl w:val="0"/>
          <w:numId w:val="8"/>
        </w:numPr>
      </w:pPr>
      <w:r>
        <w:t>Assisted chefs in daily operations, from mise-en-place to buffet preparation.</w:t>
      </w:r>
    </w:p>
    <w:p w14:paraId="13BA4447" w14:textId="77777777" w:rsidR="00DC2D7D" w:rsidRDefault="004D2078" w:rsidP="0046421D">
      <w:pPr>
        <w:pStyle w:val="ListParagraph"/>
        <w:numPr>
          <w:ilvl w:val="0"/>
          <w:numId w:val="8"/>
        </w:numPr>
      </w:pPr>
      <w:r>
        <w:t>Ensured cleanliness of all food preparation areas and adhered to safety standards</w:t>
      </w:r>
      <w:r w:rsidR="00DC2D7D">
        <w:t xml:space="preserve"> </w:t>
      </w:r>
    </w:p>
    <w:p w14:paraId="06D96B32" w14:textId="045A3545" w:rsidR="004D2078" w:rsidRDefault="00DC2D7D" w:rsidP="0046421D">
      <w:pPr>
        <w:pStyle w:val="ListParagraph"/>
        <w:numPr>
          <w:ilvl w:val="0"/>
          <w:numId w:val="8"/>
        </w:numPr>
      </w:pPr>
      <w:r>
        <w:t>M</w:t>
      </w:r>
      <w:r w:rsidR="004D2078">
        <w:t>aintained hygiene standards, and handled inventory management.</w:t>
      </w:r>
    </w:p>
    <w:p w14:paraId="69D28F14" w14:textId="77777777" w:rsidR="004D2078" w:rsidRDefault="004D2078"/>
    <w:p w14:paraId="4DC7DB8A" w14:textId="1AF2153E" w:rsidR="004D2078" w:rsidRPr="004D74F1" w:rsidRDefault="000553C4">
      <w:pPr>
        <w:rPr>
          <w:b/>
          <w:bCs/>
          <w:u w:val="single"/>
        </w:rPr>
      </w:pPr>
      <w:r w:rsidRPr="004D74F1">
        <w:rPr>
          <w:b/>
          <w:bCs/>
          <w:u w:val="single"/>
        </w:rPr>
        <w:t>Academia</w:t>
      </w:r>
      <w:r w:rsidR="00EA66DC" w:rsidRPr="004D74F1">
        <w:rPr>
          <w:b/>
          <w:bCs/>
          <w:u w:val="single"/>
        </w:rPr>
        <w:t xml:space="preserve"> / </w:t>
      </w:r>
      <w:r w:rsidR="004D2078" w:rsidRPr="004D74F1">
        <w:rPr>
          <w:b/>
          <w:bCs/>
          <w:u w:val="single"/>
        </w:rPr>
        <w:t>Education</w:t>
      </w:r>
    </w:p>
    <w:p w14:paraId="7D5635C3" w14:textId="0497DC05" w:rsidR="00DD2A18" w:rsidRDefault="008E4D62" w:rsidP="000F62CE">
      <w:pPr>
        <w:pStyle w:val="ListParagraph"/>
        <w:numPr>
          <w:ilvl w:val="0"/>
          <w:numId w:val="9"/>
        </w:numPr>
      </w:pPr>
      <w:r w:rsidRPr="008E4D62">
        <w:t>Bachelor</w:t>
      </w:r>
      <w:r w:rsidR="000F62CE" w:rsidRPr="008E4D62">
        <w:t xml:space="preserve"> of </w:t>
      </w:r>
      <w:proofErr w:type="gramStart"/>
      <w:r w:rsidR="00DD2A18">
        <w:t xml:space="preserve">commerce </w:t>
      </w:r>
      <w:r w:rsidR="00FD709E" w:rsidRPr="008E4D62">
        <w:t>:</w:t>
      </w:r>
      <w:proofErr w:type="gramEnd"/>
      <w:r w:rsidR="007C2B6E" w:rsidRPr="008E4D62">
        <w:t xml:space="preserve">- </w:t>
      </w:r>
      <w:r w:rsidR="00177213" w:rsidRPr="008E4D62">
        <w:t>20</w:t>
      </w:r>
      <w:r w:rsidR="00DD2A18">
        <w:t>21 - 2024</w:t>
      </w:r>
    </w:p>
    <w:p w14:paraId="1F0B6D80" w14:textId="28952918" w:rsidR="00FD709E" w:rsidRPr="008E4D62" w:rsidRDefault="005D305F" w:rsidP="000F62CE">
      <w:pPr>
        <w:pStyle w:val="ListParagraph"/>
        <w:numPr>
          <w:ilvl w:val="0"/>
          <w:numId w:val="9"/>
        </w:numPr>
      </w:pPr>
      <w:r w:rsidRPr="008E4D62">
        <w:t xml:space="preserve">Diploma In Food Production </w:t>
      </w:r>
      <w:r w:rsidR="007C2B6E" w:rsidRPr="008E4D62">
        <w:t>(</w:t>
      </w:r>
      <w:proofErr w:type="gramStart"/>
      <w:r w:rsidR="007C2B6E" w:rsidRPr="008E4D62">
        <w:t>NCHMCT )</w:t>
      </w:r>
      <w:proofErr w:type="gramEnd"/>
      <w:r w:rsidR="007C2B6E" w:rsidRPr="008E4D62">
        <w:t xml:space="preserve"> :- </w:t>
      </w:r>
      <w:r w:rsidR="00177213" w:rsidRPr="008E4D62">
        <w:t xml:space="preserve">2022 </w:t>
      </w:r>
    </w:p>
    <w:p w14:paraId="4F2E5427" w14:textId="7F5A8186" w:rsidR="00C97D1B" w:rsidRDefault="00C97D1B" w:rsidP="000F62CE">
      <w:pPr>
        <w:pStyle w:val="ListParagraph"/>
        <w:numPr>
          <w:ilvl w:val="0"/>
          <w:numId w:val="9"/>
        </w:numPr>
      </w:pPr>
      <w:r w:rsidRPr="008E4D62">
        <w:t xml:space="preserve">Certificate Course </w:t>
      </w:r>
      <w:r w:rsidR="00EA6584" w:rsidRPr="008E4D62">
        <w:t>RS-C</w:t>
      </w:r>
      <w:r w:rsidR="00441874">
        <w:t>FA</w:t>
      </w:r>
      <w:r w:rsidR="00EA6584" w:rsidRPr="008E4D62">
        <w:t xml:space="preserve"> </w:t>
      </w:r>
      <w:proofErr w:type="gramStart"/>
      <w:r w:rsidR="00EA6584" w:rsidRPr="008E4D62">
        <w:t>( Computer</w:t>
      </w:r>
      <w:proofErr w:type="gramEnd"/>
      <w:r w:rsidR="00EA6584" w:rsidRPr="008E4D62">
        <w:t xml:space="preserve"> )</w:t>
      </w:r>
      <w:r w:rsidR="00EF4B19" w:rsidRPr="008E4D62">
        <w:t xml:space="preserve"> :- </w:t>
      </w:r>
      <w:r w:rsidR="00377C67" w:rsidRPr="008E4D62">
        <w:t>20</w:t>
      </w:r>
      <w:r w:rsidR="00441874">
        <w:t>21</w:t>
      </w:r>
    </w:p>
    <w:p w14:paraId="46D4715C" w14:textId="1D08B9C1" w:rsidR="00441874" w:rsidRPr="008E4D62" w:rsidRDefault="00441874" w:rsidP="000F62CE">
      <w:pPr>
        <w:pStyle w:val="ListParagraph"/>
        <w:numPr>
          <w:ilvl w:val="0"/>
          <w:numId w:val="9"/>
        </w:numPr>
      </w:pPr>
      <w:r>
        <w:t>Certificate course RS-CIT (Computer</w:t>
      </w:r>
      <w:proofErr w:type="gramStart"/>
      <w:r>
        <w:t>) :</w:t>
      </w:r>
      <w:proofErr w:type="gramEnd"/>
      <w:r>
        <w:t>- 2019</w:t>
      </w:r>
    </w:p>
    <w:p w14:paraId="406CA1D3" w14:textId="21EF170C" w:rsidR="00377C67" w:rsidRPr="008E4D62" w:rsidRDefault="00F25AB4" w:rsidP="000F62CE">
      <w:pPr>
        <w:pStyle w:val="ListParagraph"/>
        <w:numPr>
          <w:ilvl w:val="0"/>
          <w:numId w:val="9"/>
        </w:numPr>
      </w:pPr>
      <w:r w:rsidRPr="008E4D62">
        <w:t xml:space="preserve">Senior Secondary </w:t>
      </w:r>
      <w:r w:rsidR="00B9764C" w:rsidRPr="008E4D62">
        <w:t>School Education</w:t>
      </w:r>
      <w:r w:rsidR="00166654" w:rsidRPr="008E4D62">
        <w:t xml:space="preserve"> </w:t>
      </w:r>
      <w:proofErr w:type="gramStart"/>
      <w:r w:rsidR="00166654" w:rsidRPr="008E4D62">
        <w:t>( 12</w:t>
      </w:r>
      <w:proofErr w:type="gramEnd"/>
      <w:r w:rsidR="00166654" w:rsidRPr="008E4D62">
        <w:rPr>
          <w:vertAlign w:val="superscript"/>
        </w:rPr>
        <w:t>th</w:t>
      </w:r>
      <w:r w:rsidR="00166654" w:rsidRPr="008E4D62">
        <w:t>)</w:t>
      </w:r>
      <w:r w:rsidR="009D38FA" w:rsidRPr="008E4D62">
        <w:t>:</w:t>
      </w:r>
      <w:r w:rsidR="00B9764C" w:rsidRPr="008E4D62">
        <w:t>- 20</w:t>
      </w:r>
      <w:r w:rsidR="00441874">
        <w:t>21</w:t>
      </w:r>
    </w:p>
    <w:p w14:paraId="1E87E1E1" w14:textId="6D181AB3" w:rsidR="00D740F1" w:rsidRPr="008E4D62" w:rsidRDefault="00D740F1" w:rsidP="000F62CE">
      <w:pPr>
        <w:pStyle w:val="ListParagraph"/>
        <w:numPr>
          <w:ilvl w:val="0"/>
          <w:numId w:val="9"/>
        </w:numPr>
      </w:pPr>
      <w:r w:rsidRPr="008E4D62">
        <w:t xml:space="preserve">Secondary School Education </w:t>
      </w:r>
      <w:r w:rsidR="00166654" w:rsidRPr="008E4D62">
        <w:t>(10</w:t>
      </w:r>
      <w:r w:rsidR="00166654" w:rsidRPr="008E4D62">
        <w:rPr>
          <w:vertAlign w:val="superscript"/>
        </w:rPr>
        <w:t>th</w:t>
      </w:r>
      <w:proofErr w:type="gramStart"/>
      <w:r w:rsidR="00166654" w:rsidRPr="008E4D62">
        <w:t>)</w:t>
      </w:r>
      <w:r w:rsidR="00222E2B" w:rsidRPr="008E4D62">
        <w:t xml:space="preserve"> :</w:t>
      </w:r>
      <w:proofErr w:type="gramEnd"/>
      <w:r w:rsidR="00222E2B" w:rsidRPr="008E4D62">
        <w:t>- 201</w:t>
      </w:r>
      <w:r w:rsidR="00441874">
        <w:t>9</w:t>
      </w:r>
    </w:p>
    <w:p w14:paraId="6F6AF9AF" w14:textId="77777777" w:rsidR="004D2078" w:rsidRPr="008E4D62" w:rsidRDefault="004D2078" w:rsidP="008E4D62">
      <w:pPr>
        <w:pStyle w:val="ListParagraph"/>
      </w:pPr>
    </w:p>
    <w:p w14:paraId="75F99260" w14:textId="77777777" w:rsidR="004D2078" w:rsidRPr="00A74F38" w:rsidRDefault="004D2078">
      <w:pPr>
        <w:rPr>
          <w:b/>
          <w:bCs/>
          <w:u w:val="single"/>
        </w:rPr>
      </w:pPr>
      <w:r w:rsidRPr="00A74F38">
        <w:rPr>
          <w:b/>
          <w:bCs/>
          <w:u w:val="single"/>
        </w:rPr>
        <w:t>Skills</w:t>
      </w:r>
    </w:p>
    <w:p w14:paraId="5421EDA2" w14:textId="7608F95D" w:rsidR="004D2078" w:rsidRDefault="004D2078" w:rsidP="004361D8">
      <w:pPr>
        <w:pStyle w:val="ListParagraph"/>
        <w:numPr>
          <w:ilvl w:val="0"/>
          <w:numId w:val="10"/>
        </w:numPr>
      </w:pPr>
      <w:r>
        <w:t>Culinary Expertise:</w:t>
      </w:r>
      <w:r w:rsidR="00A74F38">
        <w:t>-</w:t>
      </w:r>
      <w:r>
        <w:t xml:space="preserve"> Italian cuisine, menu development, and portion control.</w:t>
      </w:r>
    </w:p>
    <w:p w14:paraId="6905B834" w14:textId="14A1AD21" w:rsidR="004D2078" w:rsidRDefault="004D2078" w:rsidP="004361D8">
      <w:pPr>
        <w:pStyle w:val="ListParagraph"/>
        <w:numPr>
          <w:ilvl w:val="0"/>
          <w:numId w:val="10"/>
        </w:numPr>
      </w:pPr>
      <w:r>
        <w:t>Leadership &amp; Training:</w:t>
      </w:r>
      <w:r w:rsidR="00A74F38">
        <w:t>-</w:t>
      </w:r>
      <w:r w:rsidR="00D0266C">
        <w:t xml:space="preserve"> Section </w:t>
      </w:r>
      <w:r>
        <w:t>trainer with team management experience.</w:t>
      </w:r>
    </w:p>
    <w:p w14:paraId="7DF322F0" w14:textId="511AA2F8" w:rsidR="004D2078" w:rsidRDefault="004D2078" w:rsidP="004361D8">
      <w:pPr>
        <w:pStyle w:val="ListParagraph"/>
        <w:numPr>
          <w:ilvl w:val="0"/>
          <w:numId w:val="10"/>
        </w:numPr>
      </w:pPr>
      <w:r>
        <w:t>Operations Management:</w:t>
      </w:r>
      <w:r w:rsidR="00D0266C">
        <w:t>-</w:t>
      </w:r>
      <w:r>
        <w:t xml:space="preserve"> Inventory control, stock rotation, and waste minimization.</w:t>
      </w:r>
    </w:p>
    <w:p w14:paraId="042768B7" w14:textId="4F0808E6" w:rsidR="004D2078" w:rsidRDefault="004D2078" w:rsidP="004361D8">
      <w:pPr>
        <w:pStyle w:val="ListParagraph"/>
        <w:numPr>
          <w:ilvl w:val="0"/>
          <w:numId w:val="10"/>
        </w:numPr>
      </w:pPr>
      <w:r>
        <w:t>Technical Proficiency:</w:t>
      </w:r>
      <w:r w:rsidR="00005416">
        <w:t>-</w:t>
      </w:r>
      <w:r w:rsidR="001B55B5">
        <w:t xml:space="preserve"> </w:t>
      </w:r>
      <w:r>
        <w:t>MS Office (Word, Excel, Outlook) and internet usage.</w:t>
      </w:r>
    </w:p>
    <w:p w14:paraId="5F9EB91B" w14:textId="72EFD5BD" w:rsidR="004D2078" w:rsidRDefault="004D2078" w:rsidP="004361D8">
      <w:pPr>
        <w:pStyle w:val="ListParagraph"/>
        <w:numPr>
          <w:ilvl w:val="0"/>
          <w:numId w:val="10"/>
        </w:numPr>
      </w:pPr>
      <w:r>
        <w:t>Language Proficiency:</w:t>
      </w:r>
      <w:r w:rsidR="001B55B5">
        <w:t xml:space="preserve">- </w:t>
      </w:r>
      <w:r>
        <w:t xml:space="preserve">Fluent in </w:t>
      </w:r>
      <w:ins w:id="1" w:author="sethsumit233@outlook.com">
        <w:r w:rsidR="003F056E">
          <w:t>Hindi and English</w:t>
        </w:r>
      </w:ins>
      <w:r>
        <w:t>.</w:t>
      </w:r>
    </w:p>
    <w:p w14:paraId="11EA38B0" w14:textId="77777777" w:rsidR="004D2078" w:rsidRDefault="004D2078"/>
    <w:p w14:paraId="618D70CE" w14:textId="77777777" w:rsidR="004D2078" w:rsidRPr="00380F4D" w:rsidRDefault="004D2078">
      <w:pPr>
        <w:rPr>
          <w:b/>
          <w:bCs/>
          <w:u w:val="single"/>
        </w:rPr>
      </w:pPr>
      <w:r w:rsidRPr="00380F4D">
        <w:rPr>
          <w:b/>
          <w:bCs/>
          <w:u w:val="single"/>
        </w:rPr>
        <w:t>Personal Details</w:t>
      </w:r>
    </w:p>
    <w:p w14:paraId="0A2D89DF" w14:textId="77777777" w:rsidR="004D2078" w:rsidRDefault="004D2078"/>
    <w:p w14:paraId="1FC6DEB2" w14:textId="75E1C666" w:rsidR="008C202A" w:rsidRDefault="009B6FC9" w:rsidP="009B6FC9">
      <w:pPr>
        <w:pStyle w:val="ListParagraph"/>
        <w:numPr>
          <w:ilvl w:val="0"/>
          <w:numId w:val="13"/>
        </w:numPr>
      </w:pPr>
      <w:r>
        <w:lastRenderedPageBreak/>
        <w:t>D</w:t>
      </w:r>
      <w:r w:rsidR="004D2078">
        <w:t>ate of Birth:</w:t>
      </w:r>
      <w:r w:rsidR="00C51956">
        <w:t xml:space="preserve">- </w:t>
      </w:r>
      <w:r w:rsidR="00091A85">
        <w:t>7</w:t>
      </w:r>
      <w:r w:rsidR="00C51956">
        <w:t xml:space="preserve"> </w:t>
      </w:r>
      <w:r w:rsidR="00441874">
        <w:t>February</w:t>
      </w:r>
      <w:r w:rsidR="00C51956">
        <w:t xml:space="preserve"> 200</w:t>
      </w:r>
      <w:r w:rsidR="00441874">
        <w:t>4</w:t>
      </w:r>
    </w:p>
    <w:p w14:paraId="1A7D38CF" w14:textId="4A17FE92" w:rsidR="004D2078" w:rsidRDefault="004D2078" w:rsidP="008C202A">
      <w:pPr>
        <w:pStyle w:val="ListParagraph"/>
        <w:numPr>
          <w:ilvl w:val="0"/>
          <w:numId w:val="11"/>
        </w:numPr>
      </w:pPr>
      <w:r>
        <w:t xml:space="preserve">Marital </w:t>
      </w:r>
      <w:proofErr w:type="gramStart"/>
      <w:r>
        <w:t>Status:</w:t>
      </w:r>
      <w:r w:rsidR="008C202A">
        <w:t>-</w:t>
      </w:r>
      <w:proofErr w:type="gramEnd"/>
      <w:r w:rsidR="008C202A">
        <w:t xml:space="preserve"> </w:t>
      </w:r>
      <w:r w:rsidR="00441874">
        <w:t>Single</w:t>
      </w:r>
    </w:p>
    <w:p w14:paraId="0DC313BF" w14:textId="2825A646" w:rsidR="00A94B52" w:rsidRDefault="006610D4" w:rsidP="008C202A">
      <w:pPr>
        <w:pStyle w:val="ListParagraph"/>
        <w:numPr>
          <w:ilvl w:val="0"/>
          <w:numId w:val="11"/>
        </w:numPr>
      </w:pPr>
      <w:r>
        <w:t>Strength</w:t>
      </w:r>
      <w:r w:rsidR="00A94B52">
        <w:t xml:space="preserve">:- Strong administration, organizational, planning </w:t>
      </w:r>
      <w:r w:rsidR="00811972">
        <w:t>on the time, long time work</w:t>
      </w:r>
      <w:r w:rsidR="00BE3E5A">
        <w:t xml:space="preserve"> </w:t>
      </w:r>
      <w:r w:rsidR="009728E7" w:rsidRPr="009728E7">
        <w:t>ability</w:t>
      </w:r>
      <w:r w:rsidR="0061667D">
        <w:t>, management skills</w:t>
      </w:r>
      <w:r w:rsidR="00A056FE">
        <w:t>.</w:t>
      </w:r>
    </w:p>
    <w:p w14:paraId="09F2B13C" w14:textId="2BFE888C" w:rsidR="006A2792" w:rsidRPr="00B5357E" w:rsidRDefault="00A056FE" w:rsidP="00441874">
      <w:pPr>
        <w:pStyle w:val="ListParagraph"/>
        <w:numPr>
          <w:ilvl w:val="0"/>
          <w:numId w:val="11"/>
        </w:numPr>
      </w:pPr>
      <w:r>
        <w:t xml:space="preserve">Computer </w:t>
      </w:r>
      <w:proofErr w:type="gramStart"/>
      <w:r>
        <w:t>skill:-</w:t>
      </w:r>
      <w:proofErr w:type="gramEnd"/>
      <w:r>
        <w:t xml:space="preserve"> </w:t>
      </w:r>
      <w:r w:rsidR="00E17B18">
        <w:t xml:space="preserve">MS </w:t>
      </w:r>
      <w:r w:rsidR="001F383E">
        <w:t xml:space="preserve">Office ( MS </w:t>
      </w:r>
      <w:r w:rsidR="00314721">
        <w:t xml:space="preserve">Word, MS </w:t>
      </w:r>
      <w:r w:rsidR="0070522A">
        <w:t>Excel</w:t>
      </w:r>
      <w:r w:rsidR="006A2792">
        <w:t>) and Internet uses.</w:t>
      </w:r>
    </w:p>
    <w:p w14:paraId="0A7E50F1" w14:textId="7AA255A0" w:rsidR="00B5357E" w:rsidRDefault="005E687E" w:rsidP="008C202A">
      <w:pPr>
        <w:pStyle w:val="ListParagraph"/>
        <w:numPr>
          <w:ilvl w:val="0"/>
          <w:numId w:val="11"/>
        </w:numPr>
      </w:pPr>
      <w:proofErr w:type="gramStart"/>
      <w:r>
        <w:t>Nationality :</w:t>
      </w:r>
      <w:proofErr w:type="gramEnd"/>
      <w:r>
        <w:t xml:space="preserve">- </w:t>
      </w:r>
      <w:r w:rsidR="004F7CDC">
        <w:t xml:space="preserve">Indian </w:t>
      </w:r>
    </w:p>
    <w:p w14:paraId="6B172663" w14:textId="43FBB100" w:rsidR="001D233E" w:rsidRDefault="00C04B48" w:rsidP="008C202A">
      <w:pPr>
        <w:pStyle w:val="ListParagraph"/>
        <w:numPr>
          <w:ilvl w:val="0"/>
          <w:numId w:val="11"/>
        </w:numPr>
      </w:pPr>
      <w:proofErr w:type="gramStart"/>
      <w:r>
        <w:t>Address :</w:t>
      </w:r>
      <w:proofErr w:type="gramEnd"/>
      <w:r>
        <w:t xml:space="preserve">- </w:t>
      </w:r>
      <w:r w:rsidR="00441874">
        <w:t>14</w:t>
      </w:r>
      <w:r w:rsidR="006D42BE">
        <w:t xml:space="preserve">, </w:t>
      </w:r>
      <w:r w:rsidR="00441874">
        <w:t xml:space="preserve">Nani  Gali Jagdish Chowk Udaipur </w:t>
      </w:r>
      <w:r w:rsidR="003E0786">
        <w:t xml:space="preserve">, </w:t>
      </w:r>
      <w:proofErr w:type="spellStart"/>
      <w:r w:rsidR="003E0786">
        <w:t>Rajsthan</w:t>
      </w:r>
      <w:proofErr w:type="spellEnd"/>
      <w:r w:rsidR="003E0786">
        <w:t xml:space="preserve"> </w:t>
      </w:r>
      <w:r w:rsidR="0062279E">
        <w:t>3</w:t>
      </w:r>
      <w:r w:rsidR="00441874">
        <w:t>13001</w:t>
      </w:r>
    </w:p>
    <w:p w14:paraId="64AA04A0" w14:textId="0F504F86" w:rsidR="0062279E" w:rsidRDefault="00626EA8" w:rsidP="008C202A">
      <w:pPr>
        <w:pStyle w:val="ListParagraph"/>
        <w:numPr>
          <w:ilvl w:val="0"/>
          <w:numId w:val="11"/>
        </w:numPr>
      </w:pPr>
      <w:proofErr w:type="gramStart"/>
      <w:r>
        <w:t>Hobbies :</w:t>
      </w:r>
      <w:proofErr w:type="gramEnd"/>
      <w:r>
        <w:t>- Cooking, Walking</w:t>
      </w:r>
      <w:r w:rsidR="00F51F2C">
        <w:t xml:space="preserve">, Running, movie </w:t>
      </w:r>
      <w:r w:rsidR="00DF1349">
        <w:t>watching.</w:t>
      </w:r>
    </w:p>
    <w:p w14:paraId="50F90F67" w14:textId="77777777" w:rsidR="004D2078" w:rsidRDefault="004D2078"/>
    <w:p w14:paraId="3D432598" w14:textId="6C51B434" w:rsidR="00E82885" w:rsidRPr="00726744" w:rsidRDefault="00E82885">
      <w:pPr>
        <w:rPr>
          <w:b/>
          <w:bCs/>
        </w:rPr>
      </w:pPr>
      <w:r>
        <w:t xml:space="preserve"> </w:t>
      </w:r>
      <w:r w:rsidRPr="00726744">
        <w:rPr>
          <w:b/>
          <w:bCs/>
        </w:rPr>
        <w:t xml:space="preserve">Hereby declare that all the information given by me in this document is true to my </w:t>
      </w:r>
    </w:p>
    <w:p w14:paraId="0637CEE9" w14:textId="066D3813" w:rsidR="00E82885" w:rsidRDefault="00E82885">
      <w:pPr>
        <w:rPr>
          <w:b/>
          <w:bCs/>
        </w:rPr>
      </w:pPr>
      <w:r w:rsidRPr="00726744">
        <w:rPr>
          <w:b/>
          <w:bCs/>
        </w:rPr>
        <w:t>Knowledge.</w:t>
      </w:r>
      <w:r w:rsidR="00A87430">
        <w:rPr>
          <w:b/>
          <w:bCs/>
        </w:rPr>
        <w:t xml:space="preserve">                    </w:t>
      </w:r>
    </w:p>
    <w:p w14:paraId="338E3B54" w14:textId="3531CFF7" w:rsidR="00A87430" w:rsidRPr="00726744" w:rsidRDefault="00A8743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26098462" w14:textId="707C8ACB" w:rsidR="00E82885" w:rsidRPr="007B17D8" w:rsidRDefault="00A87430">
      <w:pPr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</w:t>
      </w:r>
      <w:r w:rsidR="00441874">
        <w:rPr>
          <w:b/>
          <w:bCs/>
        </w:rPr>
        <w:t>SUMIT SETH</w:t>
      </w:r>
      <w:r w:rsidR="007B17D8" w:rsidRPr="007B17D8">
        <w:rPr>
          <w:b/>
          <w:bCs/>
        </w:rPr>
        <w:t xml:space="preserve"> </w:t>
      </w:r>
    </w:p>
    <w:p w14:paraId="56285EDE" w14:textId="77777777" w:rsidR="00E82885" w:rsidRDefault="00E82885"/>
    <w:p w14:paraId="4B327684" w14:textId="77777777" w:rsidR="004D2078" w:rsidRDefault="004D2078"/>
    <w:p w14:paraId="69F972E7" w14:textId="77777777" w:rsidR="004D2078" w:rsidRDefault="004D2078"/>
    <w:p w14:paraId="46E4D1D7" w14:textId="77777777" w:rsidR="004D2078" w:rsidRDefault="004D2078"/>
    <w:sectPr w:rsidR="004D2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E20"/>
    <w:multiLevelType w:val="hybridMultilevel"/>
    <w:tmpl w:val="3440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00F4E"/>
    <w:multiLevelType w:val="hybridMultilevel"/>
    <w:tmpl w:val="CC1AB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A38D2"/>
    <w:multiLevelType w:val="hybridMultilevel"/>
    <w:tmpl w:val="1FF8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93D5A"/>
    <w:multiLevelType w:val="hybridMultilevel"/>
    <w:tmpl w:val="E528E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255BA"/>
    <w:multiLevelType w:val="hybridMultilevel"/>
    <w:tmpl w:val="39DC03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876DB"/>
    <w:multiLevelType w:val="hybridMultilevel"/>
    <w:tmpl w:val="079C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B637A"/>
    <w:multiLevelType w:val="hybridMultilevel"/>
    <w:tmpl w:val="14B8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E11A9"/>
    <w:multiLevelType w:val="hybridMultilevel"/>
    <w:tmpl w:val="77CA2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74385"/>
    <w:multiLevelType w:val="hybridMultilevel"/>
    <w:tmpl w:val="F124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84795A"/>
    <w:multiLevelType w:val="hybridMultilevel"/>
    <w:tmpl w:val="9A1E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13B02"/>
    <w:multiLevelType w:val="hybridMultilevel"/>
    <w:tmpl w:val="1268A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0E5AFF"/>
    <w:multiLevelType w:val="hybridMultilevel"/>
    <w:tmpl w:val="5114D6EE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2" w15:restartNumberingAfterBreak="0">
    <w:nsid w:val="68542C09"/>
    <w:multiLevelType w:val="hybridMultilevel"/>
    <w:tmpl w:val="10505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603">
    <w:abstractNumId w:val="4"/>
  </w:num>
  <w:num w:numId="2" w16cid:durableId="262031024">
    <w:abstractNumId w:val="3"/>
  </w:num>
  <w:num w:numId="3" w16cid:durableId="228158003">
    <w:abstractNumId w:val="1"/>
  </w:num>
  <w:num w:numId="4" w16cid:durableId="1075471889">
    <w:abstractNumId w:val="12"/>
  </w:num>
  <w:num w:numId="5" w16cid:durableId="2010669753">
    <w:abstractNumId w:val="5"/>
  </w:num>
  <w:num w:numId="6" w16cid:durableId="905796597">
    <w:abstractNumId w:val="0"/>
  </w:num>
  <w:num w:numId="7" w16cid:durableId="1463844634">
    <w:abstractNumId w:val="9"/>
  </w:num>
  <w:num w:numId="8" w16cid:durableId="1579170491">
    <w:abstractNumId w:val="8"/>
  </w:num>
  <w:num w:numId="9" w16cid:durableId="2043892633">
    <w:abstractNumId w:val="10"/>
  </w:num>
  <w:num w:numId="10" w16cid:durableId="1895119773">
    <w:abstractNumId w:val="6"/>
  </w:num>
  <w:num w:numId="11" w16cid:durableId="572548677">
    <w:abstractNumId w:val="7"/>
  </w:num>
  <w:num w:numId="12" w16cid:durableId="2134135452">
    <w:abstractNumId w:val="11"/>
  </w:num>
  <w:num w:numId="13" w16cid:durableId="71913059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thsumit233@outlook.com">
    <w15:presenceInfo w15:providerId="Windows Live" w15:userId="ed0f416d22795d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78"/>
    <w:rsid w:val="00005416"/>
    <w:rsid w:val="00017D7B"/>
    <w:rsid w:val="0002340F"/>
    <w:rsid w:val="000553C4"/>
    <w:rsid w:val="0008451C"/>
    <w:rsid w:val="00091A85"/>
    <w:rsid w:val="00096A30"/>
    <w:rsid w:val="000C4DA5"/>
    <w:rsid w:val="000D4EE6"/>
    <w:rsid w:val="000E2751"/>
    <w:rsid w:val="000F62CE"/>
    <w:rsid w:val="00152EEE"/>
    <w:rsid w:val="00166654"/>
    <w:rsid w:val="00174DE9"/>
    <w:rsid w:val="00177213"/>
    <w:rsid w:val="0019289B"/>
    <w:rsid w:val="001B0FFF"/>
    <w:rsid w:val="001B108D"/>
    <w:rsid w:val="001B55B5"/>
    <w:rsid w:val="001C3126"/>
    <w:rsid w:val="001D233E"/>
    <w:rsid w:val="001E53FE"/>
    <w:rsid w:val="001F383E"/>
    <w:rsid w:val="00207A0D"/>
    <w:rsid w:val="00222E2B"/>
    <w:rsid w:val="00233577"/>
    <w:rsid w:val="00234C6F"/>
    <w:rsid w:val="00277F14"/>
    <w:rsid w:val="00285972"/>
    <w:rsid w:val="00314721"/>
    <w:rsid w:val="00341FD9"/>
    <w:rsid w:val="00365FF6"/>
    <w:rsid w:val="0037497D"/>
    <w:rsid w:val="00377C67"/>
    <w:rsid w:val="00380F4D"/>
    <w:rsid w:val="003E0786"/>
    <w:rsid w:val="003E0980"/>
    <w:rsid w:val="003F056E"/>
    <w:rsid w:val="00400E5C"/>
    <w:rsid w:val="00410F73"/>
    <w:rsid w:val="004170A7"/>
    <w:rsid w:val="004361D8"/>
    <w:rsid w:val="00441874"/>
    <w:rsid w:val="0046421D"/>
    <w:rsid w:val="00476C46"/>
    <w:rsid w:val="00496C69"/>
    <w:rsid w:val="004977E8"/>
    <w:rsid w:val="004D2078"/>
    <w:rsid w:val="004D74F1"/>
    <w:rsid w:val="004F7CDC"/>
    <w:rsid w:val="00552859"/>
    <w:rsid w:val="00570146"/>
    <w:rsid w:val="005737E7"/>
    <w:rsid w:val="0058098D"/>
    <w:rsid w:val="005813AE"/>
    <w:rsid w:val="00587B45"/>
    <w:rsid w:val="005D305F"/>
    <w:rsid w:val="005E687E"/>
    <w:rsid w:val="00614149"/>
    <w:rsid w:val="0061667D"/>
    <w:rsid w:val="0062279E"/>
    <w:rsid w:val="00626EA8"/>
    <w:rsid w:val="0065451D"/>
    <w:rsid w:val="00655A9A"/>
    <w:rsid w:val="006610D4"/>
    <w:rsid w:val="00675C14"/>
    <w:rsid w:val="00687307"/>
    <w:rsid w:val="0069606B"/>
    <w:rsid w:val="006A2792"/>
    <w:rsid w:val="006C1B64"/>
    <w:rsid w:val="006D42BE"/>
    <w:rsid w:val="006D4DC7"/>
    <w:rsid w:val="006D57F3"/>
    <w:rsid w:val="0070522A"/>
    <w:rsid w:val="007150C2"/>
    <w:rsid w:val="00717DB0"/>
    <w:rsid w:val="00723DF4"/>
    <w:rsid w:val="00726744"/>
    <w:rsid w:val="00765F64"/>
    <w:rsid w:val="007959E4"/>
    <w:rsid w:val="007A5248"/>
    <w:rsid w:val="007B17D8"/>
    <w:rsid w:val="007B488D"/>
    <w:rsid w:val="007B588E"/>
    <w:rsid w:val="007C1D4C"/>
    <w:rsid w:val="007C2B6E"/>
    <w:rsid w:val="007D3077"/>
    <w:rsid w:val="007E590D"/>
    <w:rsid w:val="007F10B6"/>
    <w:rsid w:val="00811972"/>
    <w:rsid w:val="00811DBB"/>
    <w:rsid w:val="00844E98"/>
    <w:rsid w:val="00856F08"/>
    <w:rsid w:val="008612D0"/>
    <w:rsid w:val="008644C6"/>
    <w:rsid w:val="008C202A"/>
    <w:rsid w:val="008C5FE5"/>
    <w:rsid w:val="008C6ACC"/>
    <w:rsid w:val="008D0297"/>
    <w:rsid w:val="008D0521"/>
    <w:rsid w:val="008E4D62"/>
    <w:rsid w:val="00901118"/>
    <w:rsid w:val="009244B4"/>
    <w:rsid w:val="00925780"/>
    <w:rsid w:val="00944F6C"/>
    <w:rsid w:val="00950122"/>
    <w:rsid w:val="009728E7"/>
    <w:rsid w:val="0098038F"/>
    <w:rsid w:val="009B6FC9"/>
    <w:rsid w:val="009D38FA"/>
    <w:rsid w:val="00A056FE"/>
    <w:rsid w:val="00A27147"/>
    <w:rsid w:val="00A4416C"/>
    <w:rsid w:val="00A502B2"/>
    <w:rsid w:val="00A74F38"/>
    <w:rsid w:val="00A87430"/>
    <w:rsid w:val="00A94B52"/>
    <w:rsid w:val="00AA2B27"/>
    <w:rsid w:val="00AA2E72"/>
    <w:rsid w:val="00AF0D51"/>
    <w:rsid w:val="00AF50AB"/>
    <w:rsid w:val="00B10642"/>
    <w:rsid w:val="00B456A4"/>
    <w:rsid w:val="00B5357E"/>
    <w:rsid w:val="00B9764C"/>
    <w:rsid w:val="00BE2F07"/>
    <w:rsid w:val="00BE3E5A"/>
    <w:rsid w:val="00C04B48"/>
    <w:rsid w:val="00C51956"/>
    <w:rsid w:val="00C65D69"/>
    <w:rsid w:val="00C721C5"/>
    <w:rsid w:val="00C7555D"/>
    <w:rsid w:val="00C97D1B"/>
    <w:rsid w:val="00CB79D5"/>
    <w:rsid w:val="00D0266C"/>
    <w:rsid w:val="00D44FCB"/>
    <w:rsid w:val="00D734ED"/>
    <w:rsid w:val="00D740F1"/>
    <w:rsid w:val="00D77D66"/>
    <w:rsid w:val="00DA025D"/>
    <w:rsid w:val="00DC2D7D"/>
    <w:rsid w:val="00DD2A18"/>
    <w:rsid w:val="00DF1349"/>
    <w:rsid w:val="00E17B18"/>
    <w:rsid w:val="00E56DB5"/>
    <w:rsid w:val="00E82885"/>
    <w:rsid w:val="00E86D54"/>
    <w:rsid w:val="00E96B68"/>
    <w:rsid w:val="00EA6584"/>
    <w:rsid w:val="00EA66DC"/>
    <w:rsid w:val="00EB04A3"/>
    <w:rsid w:val="00ED01CC"/>
    <w:rsid w:val="00ED7655"/>
    <w:rsid w:val="00EF4B19"/>
    <w:rsid w:val="00F14993"/>
    <w:rsid w:val="00F25AB4"/>
    <w:rsid w:val="00F33B7F"/>
    <w:rsid w:val="00F51F2C"/>
    <w:rsid w:val="00F52F1C"/>
    <w:rsid w:val="00F7171D"/>
    <w:rsid w:val="00F96E93"/>
    <w:rsid w:val="00FA3FE3"/>
    <w:rsid w:val="00FA7F04"/>
    <w:rsid w:val="00FB50CE"/>
    <w:rsid w:val="00FB6A90"/>
    <w:rsid w:val="00FB7782"/>
    <w:rsid w:val="00FC1482"/>
    <w:rsid w:val="00FD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2D5B"/>
  <w15:chartTrackingRefBased/>
  <w15:docId w15:val="{4515188B-3BB8-D84B-84EE-69927FDE0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0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0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1D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919636716649</dc:creator>
  <cp:keywords/>
  <dc:description/>
  <cp:lastModifiedBy>sethsumit233@outlook.com</cp:lastModifiedBy>
  <cp:revision>2</cp:revision>
  <dcterms:created xsi:type="dcterms:W3CDTF">2025-02-17T16:48:00Z</dcterms:created>
  <dcterms:modified xsi:type="dcterms:W3CDTF">2025-02-17T16:48:00Z</dcterms:modified>
</cp:coreProperties>
</file>